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ordinary Authoring PDF qualification</w:t>
      </w:r>
    </w:p>
    <w:p>
      <w:r>
        <w:rPr>
          <w:i/>
          <w:iCs/>
        </w:rPr>
        <w:t xml:space="preserve">This document contains unresolved tracked changes (1 proposed insertion(s), 1 proposed deletion(s)), rendered below as redline.</w:t>
      </w:r>
    </w:p>
    <w:p>
      <w:pPr>
        <w:pStyle w:val="Heading1"/>
      </w:pPr>
      <w:bookmarkStart w:name="Sec_s1" w:id="1"/>
      <w:r>
        <w:t xml:space="preserve">2.5</w:t>
      </w:r>
      <w:bookmarkEnd w:id="1"/>
      <w:r>
        <w:t xml:space="preserve"> - </w:t>
      </w:r>
      <w:bookmarkStart w:name="TtlSec_s1" w:id="1"/>
      <w:r>
        <w:t xml:space="preserve">Synthetic clinical overview</w:t>
      </w:r>
      <w:bookmarkEnd w:id="1"/>
    </w:p>
    <w:p>
      <w:pPr>
        <w:pStyle w:val="Heading4"/>
      </w:pPr>
      <w:r>
        <w:t xml:space="preserve">Reviewable structure</w:t>
      </w:r>
    </w:p>
    <w:p>
      <w:r>
        <w:t xml:space="preserve">See </w:t>
      </w:r>
      <w:fldSimple w:instr=" REF Sec_s2 \h ">
        <w:r>
          <w:t xml:space="preserve">2.7.4</w:t>
        </w:r>
      </w:fldSimple>
      <w:r>
        <w:t xml:space="preserve"> </w:t>
      </w:r>
      <w:fldSimple w:instr=" REF TtlSec_s2 \h ">
        <w:r>
          <w:t xml:space="preserve">Synthetic safety summary</w:t>
        </w:r>
      </w:fldSimple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5" w:color="auto" w:val="clear"/>
          </w:tcPr>
          <w:p>
            <w:r>
              <w:rPr>
                <w:b/>
                <w:bCs/>
              </w:rPr>
              <w:t xml:space="preserve">Arm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5" w:color="auto" w:val="clear"/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F5" w:color="auto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Active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150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42%</w:t>
            </w:r>
            <w:r>
              <w:rPr>
                <w:rStyle w:val="FootnoteReference"/>
              </w:rPr>
              <w:footnoteReference w:id="1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Control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148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31%</w:t>
            </w:r>
          </w:p>
        </w:tc>
      </w:tr>
    </w:tbl>
    <w:p>
      <w:pPr>
        <w:jc w:val="center"/>
      </w:pPr>
      <w:r>
        <w:rPr>
          <w:i/>
          <w:iCs/>
          <w:sz w:val="18"/>
          <w:szCs w:val="18"/>
        </w:rPr>
        <w:t xml:space="preserve">Table 1. Arm comparison</w:t>
      </w:r>
    </w:p>
    <w:p/>
    <w:p>
      <w:pPr>
        <w:pStyle w:val="ListParagraph"/>
        <w:numPr>
          <w:ilvl w:val="0"/>
          <w:numId w:val="2"/>
        </w:numPr>
      </w:pPr>
      <w:r>
        <w:t xml:space="preserve">Screening</w:t>
      </w:r>
    </w:p>
    <w:p>
      <w:pPr>
        <w:pStyle w:val="ListParagraph"/>
        <w:numPr>
          <w:ilvl w:val="0"/>
          <w:numId w:val="2"/>
        </w:numPr>
      </w:pPr>
      <w:r>
        <w:t xml:space="preserve">Randomization</w:t>
      </w:r>
    </w:p>
    <w:p>
      <w:pPr>
        <w:jc w:val="center"/>
      </w:pPr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18"/>
          <w:szCs w:val="18"/>
        </w:rPr>
        <w:t xml:space="preserve">Figure 1. Synthetic stability figure</w:t>
      </w:r>
    </w:p>
    <w:p>
      <w:r>
        <w:t xml:space="preserve">Endpoint </w:t>
      </w:r>
      <w:ins w:id="1" w:author="Synthetic reviewer" w:date="2026-10-23T00:00:00Z">
        <w:r>
          <w:rPr>
            <w:u w:val="single"/>
          </w:rPr>
          <w:t xml:space="preserve">INSERTEDREVIEWWORD</w:t>
        </w:r>
      </w:ins>
      <w:del w:id="2" w:author="Synthetic reviewer" w:date="2026-10-23T00:00:00Z">
        <w:r>
          <w:delText xml:space="preserve">DELETEDREVIEWWORD</w:delText>
        </w:r>
      </w:del>
      <w:r>
        <w:t xml:space="preserve">.</w:t>
      </w:r>
    </w:p>
    <w:p>
      <w:pPr>
        <w:pStyle w:val="Heading1"/>
      </w:pPr>
      <w:bookmarkStart w:name="Sec_s2" w:id="1"/>
      <w:r>
        <w:t xml:space="preserve">2.7.4</w:t>
      </w:r>
      <w:bookmarkEnd w:id="1"/>
      <w:r>
        <w:t xml:space="preserve"> - </w:t>
      </w:r>
      <w:bookmarkStart w:name="TtlSec_s2" w:id="1"/>
      <w:r>
        <w:t xml:space="preserve">Synthetic safety summary</w:t>
      </w:r>
      <w:bookmarkEnd w:id="1"/>
    </w:p>
    <w:p>
      <w:r>
        <w:t xml:space="preserve">Synthetic safety paragraph 1. No actual participant, study finding, legal opinion or agency communication is represented by this fixture.</w:t>
      </w:r>
    </w:p>
    <w:p>
      <w:r>
        <w:t xml:space="preserve">Synthetic safety paragraph 2. No actual participant, study finding, legal opinion or agency communication is represented by this fixture.</w:t>
      </w:r>
    </w:p>
    <w:p>
      <w:r>
        <w:t xml:space="preserve">Synthetic safety paragraph 3. No actual participant, study finding, legal opinion or agency communication is represented by this fixture.</w:t>
      </w:r>
    </w:p>
    <w:p>
      <w:r>
        <w:t xml:space="preserve">Synthetic safety paragraph 4. No actual participant, study finding, legal opinion or agency communication is represented by this fixture.</w:t>
      </w:r>
    </w:p>
    <w:p>
      <w:r>
        <w:t xml:space="preserve">Synthetic safety paragraph 5. No actual participant, study finding, legal opinion or agency communication is represented by this fixture.</w:t>
      </w:r>
    </w:p>
    <w:p>
      <w:r>
        <w:t xml:space="preserve">Synthetic safety paragraph 6. No actual participant, study finding, legal opinion or agency communication is represented by this fixture.</w:t>
      </w:r>
    </w:p>
    <w:p>
      <w:r>
        <w:t xml:space="preserve">Synthetic safety paragraph 7. No actual participant, study finding, legal opinion or agency communication is represented by this fixture.</w:t>
      </w:r>
    </w:p>
    <w:p>
      <w:r>
        <w:t xml:space="preserve">Synthetic safety paragraph 8. No actual participant, study finding, legal opinion or agency communication is represented by this fixture.</w:t>
      </w:r>
    </w:p>
    <w:p>
      <w:r>
        <w:t xml:space="preserve">Synthetic safety paragraph 9. No actual participant, study finding, legal opinion or agency communication is represented by this fixture.</w:t>
      </w:r>
    </w:p>
    <w:p>
      <w:r>
        <w:t xml:space="preserve">Synthetic safety paragraph 10. No actual participant, study finding, legal opinion or agency communication is represented by this fixture.</w:t>
      </w:r>
    </w:p>
    <w:p>
      <w:r>
        <w:t xml:space="preserve">Synthetic safety paragraph 11. No actual participant, study finding, legal opinion or agency communication is represented by this fixture.</w:t>
      </w:r>
    </w:p>
    <w:p>
      <w:r>
        <w:t xml:space="preserve">Synthetic safety paragraph 12. No actual participant, study finding, legal opinion or agency communication is represented by this fixture.</w:t>
      </w:r>
    </w:p>
    <w:p>
      <w:r>
        <w:t xml:space="preserve">Synthetic safety paragraph 13. No actual participant, study finding, legal opinion or agency communication is represented by this fixture.</w:t>
      </w:r>
    </w:p>
    <w:p>
      <w:r>
        <w:t xml:space="preserve">Synthetic safety paragraph 14. No actual participant, study finding, legal opinion or agency communication is represented by this fixture.</w:t>
      </w:r>
    </w:p>
    <w:p>
      <w:r>
        <w:t xml:space="preserve">Synthetic safety paragraph 15. No actual participant, study finding, legal opinion or agency communication is represented by this fixture.</w:t>
      </w:r>
    </w:p>
    <w:p>
      <w:r>
        <w:t xml:space="preserve">Synthetic safety paragraph 16. No actual participant, study finding, legal opinion or agency communication is represented by this fixture.</w:t>
      </w:r>
    </w:p>
    <w:p>
      <w:r>
        <w:t xml:space="preserve">Synthetic safety paragraph 17. No actual participant, study finding, legal opinion or agency communication is represented by this fixture.</w:t>
      </w:r>
    </w:p>
    <w:p>
      <w:r>
        <w:t xml:space="preserve">Synthetic safety paragraph 18. No actual participant, study finding, legal opinion or agency communication is represented by this fixture.</w:t>
      </w:r>
    </w:p>
    <w:p>
      <w:r>
        <w:t xml:space="preserve">Synthetic safety paragraph 19. No actual participant, study finding, legal opinion or agency communication is represented by this fixture.</w:t>
      </w:r>
    </w:p>
    <w:p>
      <w:r>
        <w:t xml:space="preserve">Synthetic safety paragraph 20. No actual participant, study finding, legal opinion or agency communication is represented by this fixture.</w:t>
      </w:r>
    </w:p>
    <w:p>
      <w:r>
        <w:t xml:space="preserve">Synthetic safety paragraph 21. No actual participant, study finding, legal opinion or agency communication is represented by this fixture.</w:t>
      </w:r>
    </w:p>
    <w:p>
      <w:r>
        <w:t xml:space="preserve">Synthetic safety paragraph 22. No actual participant, study finding, legal opinion or agency communication is represented by this fixture.</w:t>
      </w:r>
    </w:p>
    <w:p>
      <w:r>
        <w:t xml:space="preserve">Synthetic safety paragraph 23. No actual participant, study finding, legal opinion or agency communication is represented by this fixture.</w:t>
      </w:r>
    </w:p>
    <w:p>
      <w:r>
        <w:t xml:space="preserve">Synthetic safety paragraph 24. No actual participant, study finding, legal opinion or agency communication is represented by this fixture.</w:t>
      </w:r>
    </w:p>
    <w:p>
      <w:r>
        <w:t xml:space="preserve">Synthetic safety paragraph 25. No actual participant, study finding, legal opinion or agency communication is represented by this fixture.</w:t>
      </w:r>
    </w:p>
    <w:p>
      <w:r>
        <w:t xml:space="preserve">Synthetic safety paragraph 26. No actual participant, study finding, legal opinion or agency communication is represented by this fixture.</w:t>
      </w:r>
    </w:p>
    <w:p>
      <w:r>
        <w:t xml:space="preserve">Synthetic safety paragraph 27. No actual participant, study finding, legal opinion or agency communication is represented by this fixture.</w:t>
      </w:r>
    </w:p>
    <w:p>
      <w:r>
        <w:t xml:space="preserve">Synthetic safety paragraph 28. No actual participant, study finding, legal opinion or agency communication is represented by this fixture.</w:t>
      </w:r>
    </w:p>
    <w:p>
      <w:r>
        <w:t xml:space="preserve">Synthetic safety paragraph 29. No actual participant, study finding, legal opinion or agency communication is represented by this fixture.</w:t>
      </w:r>
    </w:p>
    <w:p>
      <w:r>
        <w:t xml:space="preserve">Synthetic safety paragraph 30. No actual participant, study finding, legal opinion or agency communication is represented by this fixture.</w:t>
      </w:r>
    </w:p>
    <w:p>
      <w:r>
        <w:t xml:space="preserve">Synthetic safety paragraph 31. No actual participant, study finding, legal opinion or agency communication is represented by this fixture.</w:t>
      </w:r>
    </w:p>
    <w:p>
      <w:r>
        <w:t xml:space="preserve">Synthetic safety paragraph 32. No actual participant, study finding, legal opinion or agency communication is represented by this fixture.</w:t>
      </w:r>
    </w:p>
    <w:p>
      <w:r>
        <w:t xml:space="preserve">Synthetic safety paragraph 33. No actual participant, study finding, legal opinion or agency communication is represented by this fixture.</w:t>
      </w:r>
    </w:p>
    <w:p>
      <w:r>
        <w:t xml:space="preserve">Synthetic safety paragraph 34. No actual participant, study finding, legal opinion or agency communication is represented by this fixture.</w:t>
      </w:r>
    </w:p>
    <w:p>
      <w:r>
        <w:t xml:space="preserve">Synthetic safety paragraph 35. No actual participant, study finding, legal opinion or agency communication is represented by this fixture.</w:t>
      </w:r>
    </w:p>
    <w:p>
      <w:r>
        <w:t xml:space="preserve">Synthetic safety paragraph 36. No actual participant, study finding, legal opinion or agency communication is represented by this fixture.</w:t>
      </w:r>
    </w:p>
    <w:p>
      <w:r>
        <w:t xml:space="preserve">Synthetic safety paragraph 37. No actual participant, study finding, legal opinion or agency communication is represented by this fixture.</w:t>
      </w:r>
    </w:p>
    <w:p>
      <w:r>
        <w:t xml:space="preserve">Synthetic safety paragraph 38. No actual participant, study finding, legal opinion or agency communication is represented by this fixture.</w:t>
      </w:r>
    </w:p>
    <w:p>
      <w:r>
        <w:t xml:space="preserve">Synthetic safety paragraph 39. No actual participant, study finding, legal opinion or agency communication is represented by this fixture.</w:t>
      </w:r>
    </w:p>
    <w:p>
      <w:r>
        <w:t xml:space="preserve">Synthetic safety paragraph 40. No actual participant, study finding, legal opinion or agency communication is represented by this fixture.</w:t>
      </w:r>
    </w:p>
    <w:p>
      <w:r>
        <w:t xml:space="preserve">Synthetic safety paragraph 41. No actual participant, study finding, legal opinion or agency communication is represented by this fixture.</w:t>
      </w:r>
    </w:p>
    <w:p>
      <w:r>
        <w:t xml:space="preserve">Synthetic safety paragraph 42. No actual participant, study finding, legal opinion or agency communication is represented by this fixture.</w:t>
      </w:r>
    </w:p>
    <w:p>
      <w:r>
        <w:t xml:space="preserve">Synthetic safety paragraph 43. No actual participant, study finding, legal opinion or agency communication is represented by this fixture.</w:t>
      </w:r>
    </w:p>
    <w:p>
      <w:r>
        <w:t xml:space="preserve">Synthetic safety paragraph 44. No actual participant, study finding, legal opinion or agency communication is represented by this fixture.</w:t>
      </w:r>
    </w:p>
    <w:p>
      <w:r>
        <w:t xml:space="preserve">Synthetic safety paragraph 45. No actual participant, study finding, legal opinion or agency communication is represented by this fixture.</w:t>
      </w:r>
    </w:p>
    <w:p>
      <w:r>
        <w:t xml:space="preserve">Synthetic safety paragraph 46. No actual participant, study finding, legal opinion or agency communication is represented by this fixture.</w:t>
      </w:r>
    </w:p>
    <w:p>
      <w:r>
        <w:t xml:space="preserve">Synthetic safety paragraph 47. No actual participant, study finding, legal opinion or agency communication is represented by this fixture.</w:t>
      </w:r>
    </w:p>
    <w:p>
      <w:r>
        <w:t xml:space="preserve">Synthetic safety paragraph 48. No actual participant, study finding, legal opinion or agency communication is represented by this fixture.</w:t>
      </w:r>
    </w:p>
    <w:p>
      <w:r>
        <w:t xml:space="preserve">Synthetic safety paragraph 49. No actual participant, study finding, legal opinion or agency communication is represented by this fixture.</w:t>
      </w:r>
    </w:p>
    <w:p>
      <w:r>
        <w:t xml:space="preserve">Synthetic safety paragraph 50. No actual participant, study finding, legal opinion or agency communication is represented by this fixture.</w:t>
      </w:r>
    </w:p>
    <w:p>
      <w:r>
        <w:t xml:space="preserve">Synthetic safety paragraph 51. No actual participant, study finding, legal opinion or agency communication is represented by this fixture.</w:t>
      </w:r>
    </w:p>
    <w:p>
      <w:r>
        <w:t xml:space="preserve">Synthetic safety paragraph 52. No actual participant, study finding, legal opinion or agency communication is represented by this fixture.</w:t>
      </w:r>
    </w:p>
    <w:p>
      <w:r>
        <w:t xml:space="preserve">Synthetic safety paragraph 53. No actual participant, study finding, legal opinion or agency communication is represented by this fixture.</w:t>
      </w:r>
    </w:p>
    <w:p>
      <w:r>
        <w:t xml:space="preserve">Synthetic safety paragraph 54. No actual participant, study finding, legal opinion or agency communication is represented by this fixture.</w:t>
      </w:r>
    </w:p>
    <w:p>
      <w:r>
        <w:t xml:space="preserve">Synthetic safety paragraph 55. No actual participant, study finding, legal opinion or agency communication is represented by this fixture.</w:t>
      </w:r>
    </w:p>
    <w:p>
      <w:r>
        <w:t xml:space="preserve">Synthetic safety paragraph 56. No actual participant, study finding, legal opinion or agency communication is represented by this fixture.</w:t>
      </w:r>
    </w:p>
    <w:p>
      <w:r>
        <w:t xml:space="preserve">Synthetic safety paragraph 57. No actual participant, study finding, legal opinion or agency communication is represented by this fixture.</w:t>
      </w:r>
    </w:p>
    <w:p>
      <w:r>
        <w:t xml:space="preserve">Synthetic safety paragraph 58. No actual participant, study finding, legal opinion or agency communication is represented by this fixture.</w:t>
      </w:r>
    </w:p>
    <w:p>
      <w:r>
        <w:t xml:space="preserve">Synthetic safety paragraph 59. No actual participant, study finding, legal opinion or agency communication is represented by this fixture.</w:t>
      </w:r>
    </w:p>
    <w:p>
      <w:r>
        <w:t xml:space="preserve">Synthetic safety paragraph 60. No actual participant, study finding, legal opinion or agency communication is represented by this fixture.</w:t>
      </w:r>
    </w:p>
    <w:p>
      <w:r>
        <w:t xml:space="preserve">Synthetic safety paragraph 61. No actual participant, study finding, legal opinion or agency communication is represented by this fixture.</w:t>
      </w:r>
    </w:p>
    <w:p>
      <w:r>
        <w:t xml:space="preserve">Synthetic safety paragraph 62. No actual participant, study finding, legal opinion or agency communication is represented by this fixture.</w:t>
      </w:r>
    </w:p>
    <w:p>
      <w:r>
        <w:t xml:space="preserve">Synthetic safety paragraph 63. No actual participant, study finding, legal opinion or agency communication is represented by this fixture.</w:t>
      </w:r>
    </w:p>
    <w:p>
      <w:r>
        <w:t xml:space="preserve">Synthetic safety paragraph 64. No actual participant, study finding, legal opinion or agency communication is represented by this fixture.</w:t>
      </w:r>
    </w:p>
    <w:p>
      <w:r>
        <w:t xml:space="preserve">Synthetic safety paragraph 65. No actual participant, study finding, legal opinion or agency communication is represented by this fixture.</w:t>
      </w:r>
    </w:p>
    <w:p>
      <w:r>
        <w:t xml:space="preserve">Synthetic safety paragraph 66. No actual participant, study finding, legal opinion or agency communication is represented by this fixture.</w:t>
      </w:r>
    </w:p>
    <w:p>
      <w:r>
        <w:t xml:space="preserve">Synthetic safety paragraph 67. No actual participant, study finding, legal opinion or agency communication is represented by this fixture.</w:t>
      </w:r>
    </w:p>
    <w:p>
      <w:r>
        <w:t xml:space="preserve">Synthetic safety paragraph 68. No actual participant, study finding, legal opinion or agency communication is represented by this fixture.</w:t>
      </w:r>
    </w:p>
    <w:p>
      <w:r>
        <w:t xml:space="preserve">Synthetic safety paragraph 69. No actual participant, study finding, legal opinion or agency communication is represented by this fixture.</w:t>
      </w:r>
    </w:p>
    <w:p>
      <w:r>
        <w:t xml:space="preserve">Synthetic safety paragraph 70. No actual participant, study finding, legal opinion or agency communication is represented by this fixture.</w:t>
      </w:r>
    </w:p>
    <w:p>
      <w:r>
        <w:t xml:space="preserve">Synthetic safety paragraph 71. No actual participant, study finding, legal opinion or agency communication is represented by this fixture.</w:t>
      </w:r>
    </w:p>
    <w:p>
      <w:r>
        <w:t xml:space="preserve">Synthetic safety paragraph 72. No actual participant, study finding, legal opinion or agency communication is represented by this fixture.</w:t>
      </w:r>
    </w:p>
    <w:p>
      <w:r>
        <w:t xml:space="preserve">Synthetic safety paragraph 73. No actual participant, study finding, legal opinion or agency communication is represented by this fixture.</w:t>
      </w:r>
    </w:p>
    <w:p>
      <w:r>
        <w:t xml:space="preserve">Synthetic safety paragraph 74. No actual participant, study finding, legal opinion or agency communication is represented by this fixture.</w:t>
      </w:r>
    </w:p>
    <w:p>
      <w:r>
        <w:t xml:space="preserve">Synthetic safety paragraph 75. No actual participant, study finding, legal opinion or agency communication is represented by this fixture.</w:t>
      </w:r>
    </w:p>
    <w:p>
      <w:r>
        <w:t xml:space="preserve">Synthetic safety paragraph 76. No actual participant, study finding, legal opinion or agency communication is represented by this fixture.</w:t>
      </w:r>
    </w:p>
    <w:p>
      <w:r>
        <w:t xml:space="preserve">Synthetic safety paragraph 77. No actual participant, study finding, legal opinion or agency communication is represented by this fixture.</w:t>
      </w:r>
    </w:p>
    <w:p>
      <w:r>
        <w:t xml:space="preserve">Synthetic safety paragraph 78. No actual participant, study finding, legal opinion or agency communication is represented by this fixture.</w:t>
      </w:r>
    </w:p>
    <w:p>
      <w:r>
        <w:t xml:space="preserve">Synthetic safety paragraph 79. No actual participant, study finding, legal opinion or agency communication is represented by this fixture.</w:t>
      </w:r>
    </w:p>
    <w:p>
      <w:r>
        <w:t xml:space="preserve">Synthetic safety paragraph 80. No actual participant, study finding, legal opinion or agency communication is represented by this fixture.</w:t>
      </w:r>
    </w:p>
    <w:p>
      <w:r>
        <w:t xml:space="preserve">Synthetic safety paragraph 81. No actual participant, study finding, legal opinion or agency communication is represented by this fixture.</w:t>
      </w:r>
    </w:p>
    <w:p>
      <w:r>
        <w:t xml:space="preserve">Synthetic safety paragraph 82. No actual participant, study finding, legal opinion or agency communication is represented by this fixture.</w:t>
      </w:r>
    </w:p>
    <w:p>
      <w:r>
        <w:t xml:space="preserve">Synthetic safety paragraph 83. No actual participant, study finding, legal opinion or agency communication is represented by this fixture.</w:t>
      </w:r>
    </w:p>
    <w:p>
      <w:r>
        <w:t xml:space="preserve">Synthetic safety paragraph 84. No actual participant, study finding, legal opinion or agency communication is represented by this fixture.</w:t>
      </w:r>
    </w:p>
    <w:p>
      <w:r>
        <w:t xml:space="preserve">Synthetic safety paragraph 85. No actual participant, study finding, legal opinion or agency communication is represented by this fixture.</w:t>
      </w:r>
    </w:p>
    <w:p>
      <w:r>
        <w:t xml:space="preserve">Synthetic safety paragraph 86. No actual participant, study finding, legal opinion or agency communication is represented by this fixture.</w:t>
      </w:r>
    </w:p>
    <w:p>
      <w:r>
        <w:t xml:space="preserve">Synthetic safety paragraph 87. No actual participant, study finding, legal opinion or agency communication is represented by this fixture.</w:t>
      </w:r>
    </w:p>
    <w:p>
      <w:r>
        <w:t xml:space="preserve">Synthetic safety paragraph 88. No actual participant, study finding, legal opinion or agency communication is represented by this fixture.</w:t>
      </w:r>
    </w:p>
    <w:p>
      <w:r>
        <w:t xml:space="preserve">Synthetic safety paragraph 89. No actual participant, study finding, legal opinion or agency communication is represented by this fixture.</w:t>
      </w:r>
    </w:p>
    <w:p>
      <w:r>
        <w:t xml:space="preserve">Synthetic safety paragraph 90. No actual participant, study finding, legal opinion or agency communication is represented by this fixture.</w:t>
      </w:r>
    </w:p>
    <w:p>
      <w:r>
        <w:t xml:space="preserve">Synthetic safety paragraph 91. No actual participant, study finding, legal opinion or agency communication is represented by this fixture.</w:t>
      </w:r>
    </w:p>
    <w:p>
      <w:r>
        <w:t xml:space="preserve">Synthetic safety paragraph 92. No actual participant, study finding, legal opinion or agency communication is represented by this fixture.</w:t>
      </w:r>
    </w:p>
    <w:p>
      <w:r>
        <w:t xml:space="preserve">Synthetic safety paragraph 93. No actual participant, study finding, legal opinion or agency communication is represented by this fixture.</w:t>
      </w:r>
    </w:p>
    <w:p>
      <w:r>
        <w:t xml:space="preserve">Synthetic safety paragraph 94. No actual participant, study finding, legal opinion or agency communication is represented by this fixture.</w:t>
      </w:r>
    </w:p>
    <w:p>
      <w:r>
        <w:t xml:space="preserve">Synthetic safety paragraph 95. No actual participant, study finding, legal opinion or agency communication is represented by this fixture.</w:t>
      </w:r>
    </w:p>
    <w:p>
      <w:r>
        <w:t xml:space="preserve">Synthetic safety paragraph 96. No actual participant, study finding, legal opinion or agency communication is represented by this fixture.</w:t>
      </w:r>
    </w:p>
    <w:p>
      <w:r>
        <w:t xml:space="preserve">Synthetic safety paragraph 97. No actual participant, study finding, legal opinion or agency communication is represented by this fixture.</w:t>
      </w:r>
    </w:p>
    <w:p>
      <w:r>
        <w:t xml:space="preserve">Synthetic safety paragraph 98. No actual participant, study finding, legal opinion or agency communication is represented by this fixture.</w:t>
      </w:r>
    </w:p>
    <w:p>
      <w:r>
        <w:t xml:space="preserve">Synthetic safety paragraph 99. No actual participant, study finding, legal opinion or agency communication is represented by this fixture.</w:t>
      </w:r>
    </w:p>
    <w:p>
      <w:r>
        <w:t xml:space="preserve">Synthetic safety paragraph 100. No actual participant, study finding, legal opinion or agency communication is represented by this fixture.</w:t>
      </w:r>
    </w:p>
    <w:p>
      <w:r>
        <w:t xml:space="preserve">Synthetic safety paragraph 101. No actual participant, study finding, legal opinion or agency communication is represented by this fixture.</w:t>
      </w:r>
    </w:p>
    <w:p>
      <w:r>
        <w:t xml:space="preserve">Synthetic safety paragraph 102. No actual participant, study finding, legal opinion or agency communication is represented by this fixture.</w:t>
      </w:r>
    </w:p>
    <w:p>
      <w:r>
        <w:t xml:space="preserve">Synthetic safety paragraph 103. No actual participant, study finding, legal opinion or agency communication is represented by this fixture.</w:t>
      </w:r>
    </w:p>
    <w:p>
      <w:r>
        <w:t xml:space="preserve">Synthetic safety paragraph 104. No actual participant, study finding, legal opinion or agency communication is represented by this fixture.</w:t>
      </w:r>
    </w:p>
    <w:p>
      <w:r>
        <w:t xml:space="preserve">Synthetic safety paragraph 105. No actual participant, study finding, legal opinion or agency communication is represented by this fixture.</w:t>
      </w:r>
    </w:p>
    <w:p>
      <w:r>
        <w:t xml:space="preserve">Synthetic safety paragraph 106. No actual participant, study finding, legal opinion or agency communication is represented by this fixture.</w:t>
      </w:r>
    </w:p>
    <w:p>
      <w:r>
        <w:t xml:space="preserve">Synthetic safety paragraph 107. No actual participant, study finding, legal opinion or agency communication is represented by this fixture.</w:t>
      </w:r>
    </w:p>
    <w:p>
      <w:r>
        <w:t xml:space="preserve">Synthetic safety paragraph 108. No actual participant, study finding, legal opinion or agency communication is represented by this fixture.</w:t>
      </w:r>
    </w:p>
    <w:p>
      <w:r>
        <w:t xml:space="preserve">Synthetic safety paragraph 109. No actual participant, study finding, legal opinion or agency communication is represented by this fixture.</w:t>
      </w:r>
    </w:p>
    <w:p>
      <w:r>
        <w:t xml:space="preserve">Synthetic safety paragraph 110. No actual participant, study finding, legal opinion or agency communication is represented by this fixture.</w:t>
      </w:r>
    </w:p>
    <w:p>
      <w:pPr>
        <w:pStyle w:val="Heading1"/>
      </w:pPr>
      <w:r>
        <w:t xml:space="preserve">Electronic signatures</w:t>
      </w:r>
    </w:p>
    <w:p>
      <w:r>
        <w:t xml:space="preserve">Signed by: Synthetic verified reviewer (reviewer@example.test)</w:t>
      </w:r>
    </w:p>
    <w:p>
      <w:r>
        <w:t xml:space="preserve">Meaning: Approval</w:t>
      </w:r>
    </w:p>
    <w:p>
      <w:r>
        <w:t xml:space="preserve">Executed: 2026-10-23 00:00:00 UTC</w:t>
      </w:r>
    </w:p>
    <w:p>
      <w:r>
        <w:t xml:space="preserve">Reason: Synthetic rendering qualification only</w:t>
      </w:r>
    </w:p>
    <w:p>
      <w:r>
        <w:t xml:space="preserve">Method: Signing PIN, verified at signing</w:t>
      </w:r>
    </w:p>
    <w:p>
      <w:r>
        <w:t xml:space="preserve">Covers: frozen version synthetic-v1</w:t>
      </w:r>
    </w:p>
    <w:p>
      <w:r>
        <w:t xml:space="preserve">Content hash at signing: 773718aa976c987b46e3b9c867d20d4f3f3b446f39fb1b39b25e342dbb4328f5</w:t>
      </w:r>
    </w:p>
    <w:p>
      <w:r>
        <w:t xml:space="preserve">Verification: this signature covers the content of this document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Synthetic footnote: n=3 at release.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(%4)"/>
      <w:lvlJc w:val="start"/>
      <w:pPr>
        <w:ind w:left="2880" w:hanging="360"/>
      </w:pPr>
    </w:lvl>
    <w:lvl w:ilvl="4" w15:tentative="1">
      <w:start w:val="1"/>
      <w:numFmt w:val="lowerLetter"/>
      <w:lvlText w:val="(%5)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986af3c26609b8b7d8933f99c51c1a89e9ea6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2026-10-23T17:26:41.975Z</dcterms:created>
  <dcterms:modified xsi:type="dcterms:W3CDTF">2026-10-23T17:26:41.975Z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